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182.5984251968498"/>
        <w:rPr>
          <w:color w:val="1f1f1f"/>
        </w:rPr>
        <w:pPrChange w:author="Joaquín Acosta" w:id="0" w:date="2026-09-08T00:32:16Z">
          <w:pPr>
            <w:pStyle w:val="Heading2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</w:pPr>
        </w:pPrChange>
      </w:pPr>
      <w:bookmarkStart w:colFirst="0" w:colLast="0" w:name="_cysk9qkjlldk" w:id="0"/>
      <w:bookmarkEnd w:id="0"/>
      <w:r w:rsidDel="00000000" w:rsidR="00000000" w:rsidRPr="00000000">
        <w:rPr>
          <w:rtl w:val="0"/>
        </w:rPr>
        <w:t xml:space="preserve">Módulo de admisión: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af1sov7odrl5" w:id="1"/>
      <w:bookmarkEnd w:id="1"/>
      <w:r w:rsidDel="00000000" w:rsidR="00000000" w:rsidRPr="00000000">
        <w:rPr>
          <w:rtl w:val="0"/>
        </w:rPr>
        <w:t xml:space="preserve">Épica 1: Gestión de Agenda y Control de Concurrencia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épica cubre la reserva y cancelación de turnos, así como la gestión de la agenda médica. El objetivo pedagógico principal aquí es enseñar a los alumnos a evitar que dos pacientes reserven el mismo turno simultáneamente mediante bloqueos de base de datos o </w:t>
      </w:r>
      <w:ins w:author="Anonymous" w:id="2" w:date="2026-09-10T21:52:59Z">
        <w:del w:author="Anonymous" w:id="3" w:date="2026-09-10T21:53:02Z">
          <w:r w:rsidDel="00000000" w:rsidR="00000000" w:rsidRPr="00000000">
            <w:rPr>
              <w:color w:val="1f1f1f"/>
              <w:rtl w:val="0"/>
            </w:rPr>
            <w:delText xml:space="preserve"> </w:delText>
          </w:r>
        </w:del>
      </w:ins>
      <w:r w:rsidDel="00000000" w:rsidR="00000000" w:rsidRPr="00000000">
        <w:rPr>
          <w:color w:val="1f1f1f"/>
          <w:rtl w:val="0"/>
        </w:rPr>
        <w:t xml:space="preserve">transacciones.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mjyltb3wcpv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7wdcng2po5gx" w:id="3"/>
      <w:bookmarkEnd w:id="3"/>
      <w:r w:rsidDel="00000000" w:rsidR="00000000" w:rsidRPr="00000000">
        <w:rPr>
          <w:rtl w:val="0"/>
        </w:rPr>
        <w:t xml:space="preserve">HU 1.1 - Reserva de Turno Seguro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recepcionista,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reservar un turno disponible para un paciente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 modo que</w:t>
      </w:r>
      <w:r w:rsidDel="00000000" w:rsidR="00000000" w:rsidRPr="00000000">
        <w:rPr>
          <w:color w:val="1f1f1f"/>
          <w:rtl w:val="0"/>
        </w:rPr>
        <w:t xml:space="preserve"> quede bloqueado y no pueda ser tomado por nadie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paciente "Carlos López" está registrado formalmente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Reserva exitosa de un turno disponible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turno de las 10:00 AM con el Dr. Silva está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recepcionista selecciona el turno y confirma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asignar el turno a "Carlos López".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estado del turno debe cambiar inmediatamente a "Programado".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2: Manejo estricto de concurrencia al reservar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turno de las 10:00 AM con el Dr. Silva está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dos recepcionistas intentan confirmar la reserva de ese mismo turno en el mismo milisegundo para diferentes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procesar exitosamente solo la primera petición que ingrese 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rechazar la segunda petición devolviendo un mensaje de error claro indicando que el turno acaba de ser ocupado.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/>
      </w:pPr>
      <w:bookmarkStart w:colFirst="0" w:colLast="0" w:name="_3u2lvyg2qvvi" w:id="4"/>
      <w:bookmarkEnd w:id="4"/>
      <w:r w:rsidDel="00000000" w:rsidR="00000000" w:rsidRPr="00000000">
        <w:rPr>
          <w:rtl w:val="0"/>
        </w:rPr>
        <w:t xml:space="preserve">HU 1.2 - Inserción de Entreturno Dinámico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coordinador de agendas, quiero insertar un entreturno reduciendo el tiempo de atención de los turnos adyacentes para acomodar a un paciente de urgencia menor sin generar conflictos de superposición de IDs en la base de datos.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Recálculo automático de duración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Dr. Silva tiene turnos de 30 minutos programados a las 10:00 AM y a las 10:30 AM.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usuario con privilegios inserta un "Entreturno" a las 10:15 AM.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ajustar dinámicamente la duración del turno de las 10:00 AM a 15 minutos.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asignar el entreturno en un nuevo bloque desde las 10:15 AM hasta las 10:30 AM.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etiquetar visualmente los turnos afectados para advertir al médico que dispone de menos tiempo por paciente.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/>
      </w:pPr>
      <w:bookmarkStart w:colFirst="0" w:colLast="0" w:name="_xrfe9zmyh1fs" w:id="5"/>
      <w:bookmarkEnd w:id="5"/>
      <w:r w:rsidDel="00000000" w:rsidR="00000000" w:rsidRPr="00000000">
        <w:rPr>
          <w:rtl w:val="0"/>
        </w:rPr>
        <w:t xml:space="preserve">HU 1.3 - Manejo de Lista de Espera por Cancelación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recepcionista, quiero agregar un paciente a la lista de entreturnos (standby) para que el sistema le asigne automáticamente un horario si otro paciente cancela su cita de ese mismo día.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Promoción automática desde la lista de espera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la agenda del Dr. Silva para el día de hoy está completamente llena.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paciente "Luis Medina" se encuentra en la primera posición de la cola estructurada de entreturnos (standby).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un paciente programado a las 11:00 AM anula su cita.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liberar el bloqueo de ese horario en la base de datos temporalmente.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desencolar a "Luis Medina" y asignarle automáticamente el turno de las 11:00 AM.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alertar al recepcionista para que llame por altavoz o notifique al paciente sobre su nuevo horario confirmado.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ssj2anc2mag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hyjql7q26war" w:id="7"/>
      <w:bookmarkEnd w:id="7"/>
      <w:r w:rsidDel="00000000" w:rsidR="00000000" w:rsidRPr="00000000">
        <w:rPr>
          <w:rtl w:val="0"/>
        </w:rPr>
        <w:t xml:space="preserve">Épica 2: Máquina de Estados del Turno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enfoque de esta sección es estructurar los estados por los que transita una cita médica. Es el escenario ideal para exigir a los estudiantes la implementación del Patrón State.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continuación, un resumen de los estados requeridos para este patrón:</w:t>
      </w:r>
    </w:p>
    <w:tbl>
      <w:tblPr>
        <w:tblStyle w:val="Table1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620"/>
        <w:tblGridChange w:id="0">
          <w:tblGrid>
            <w:gridCol w:w="1710"/>
            <w:gridCol w:w="16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del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Momento de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 finalizar la reserva inicial.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Cuando el paciente revalida su intención de asistir.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Sala de Espera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 registrarse físicamente en la recepción del hospital.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Atendido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 concluir la consulta con el profesional de la salud.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Cancelado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 el paciente o la clínica anulan la cita.</w:t>
            </w:r>
          </w:p>
        </w:tc>
      </w:tr>
    </w:tbl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3ccobm6lhy4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a30c19xhpjpi" w:id="9"/>
      <w:bookmarkEnd w:id="9"/>
      <w:r w:rsidDel="00000000" w:rsidR="00000000" w:rsidRPr="00000000">
        <w:rPr>
          <w:rtl w:val="0"/>
        </w:rPr>
        <w:t xml:space="preserve">HU 2.1 - Transición del Estado de Atención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personal de admisión,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actualizar el estado del turno de un paciente cuando llega a la clínica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mantener informados a los profesionales médicos.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Transición lógica permitida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paciente "Juan Gómez" tiene un turno en estado "Confirmado".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paciente se anuncia físicamente en el mostrador de recepción.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recepcionista debe poder cambiar el estado del turno a "En Sala de Espera".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sistema de notificaciones debe alertar al módulo del consultorio médico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2: Prevención de transiciones de estado inválidas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un turno específico se encuentra en estado "Cancelado".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recepcionista intenta modificarlo para pasarlo directamente al estado "Atendido".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bloquear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devolver un error de validación de negocio indicando que un turno cancelado no puede avanzar en el flujo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tu2xdl8lq6l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3kovlb3f8qy4" w:id="11"/>
      <w:bookmarkEnd w:id="11"/>
      <w:r w:rsidDel="00000000" w:rsidR="00000000" w:rsidRPr="00000000">
        <w:rPr>
          <w:rtl w:val="0"/>
        </w:rPr>
        <w:t xml:space="preserve">Épica 3: Triaje de Guardia y Sistemas de Colas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área aborda la puerta de entrada de urgencias. Los alumnos deberán lidiar con el Triaje de guardia (clasificación de urgencias) y la manipulación de sistemas de colas.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lpkbq3x5srk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64yaahtalueb" w:id="13"/>
      <w:bookmarkEnd w:id="13"/>
      <w:r w:rsidDel="00000000" w:rsidR="00000000" w:rsidRPr="00000000">
        <w:rPr>
          <w:rtl w:val="0"/>
        </w:rPr>
        <w:t xml:space="preserve">HU 3.1 - Ingreso y Clasificación de Paciente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enfermero de guardia,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registrar y clasificar el nivel de urgencia de un paciente recién llegado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garantizar que reciba atención con la prioridad adecuada en la 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Priorización automática basada en nivel de triaje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un paciente sin cita previa ingresa por el sector de urgencias.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enfermero realiza la evaluación de triaje y le asigna una clasificación de "Riesgo Vital" (Código Rojo).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insertar al paciente en la primera posición de la cola de espera, desplazando a los pacientes de menor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emitir una alerta destacada en los monitores de los médicos de guardia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fx889yo847oj" w:id="14"/>
      <w:bookmarkEnd w:id="14"/>
      <w:r w:rsidDel="00000000" w:rsidR="00000000" w:rsidRPr="00000000">
        <w:rPr>
          <w:rtl w:val="0"/>
        </w:rPr>
        <w:t xml:space="preserve">Módulo de Atención y Enfermería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3wernyqhbu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Épica 1: Gestión del Cuidado Diario y Monitoreo Continuo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épica cubre las tareas repetitivas pero críticas que el personal de enfermería realiza durante su turno, enfocándose en la trazabilidad y la seguridad del paciente.</w:t>
      </w:r>
    </w:p>
    <w:p w:rsidR="00000000" w:rsidDel="00000000" w:rsidP="00000000" w:rsidRDefault="00000000" w:rsidRPr="00000000" w14:paraId="0000005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9rif7dbvc8ln" w:id="16"/>
      <w:bookmarkEnd w:id="16"/>
      <w:r w:rsidDel="00000000" w:rsidR="00000000" w:rsidRPr="00000000">
        <w:rPr>
          <w:rtl w:val="0"/>
        </w:rPr>
        <w:t xml:space="preserve">HU 1.1 - Control y Registro de Signos Vitales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enfermero de turno,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registrar los signos vitales de un paciente internado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mantener un monitoreo continuo y alertar a los médicos sobre cualquier anomalía.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Registro exitoso de signos vitales estables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enfermero "Martín Torres" ha iniciado sesión en el sistema.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paciente "Carlos López" se encuentra ingresado en la "Habitación 204".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enfermero ingresa los valores de presión arterial, frecuencia cardíaca y temperatura dentro de los rangos normales.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guardar el registro asociándolo a la historia clínica del paciente con la estampa de tiempo actual.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añadir una nota de enfermería automática indicando que los controles fueron realizados con éxito.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2: Generación de alerta por parámetros fuera de rango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enfermero ingresa los signos vitales del paciente "Carlos López".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valor de la temperatura supera los 39°C.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guardar el registro destacándolo visualmente en color rojo.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emitir una notificación de alta prioridad al médico de guardia a cargo de ese sector de internación.</w:t>
      </w:r>
    </w:p>
    <w:p w:rsidR="00000000" w:rsidDel="00000000" w:rsidP="00000000" w:rsidRDefault="00000000" w:rsidRPr="00000000" w14:paraId="00000065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9jltr86i2buf" w:id="17"/>
      <w:bookmarkEnd w:id="17"/>
      <w:r w:rsidDel="00000000" w:rsidR="00000000" w:rsidRPr="00000000">
        <w:rPr>
          <w:rtl w:val="0"/>
        </w:rPr>
        <w:t xml:space="preserve">HU 1.2 - Administración de Medicación Prescrita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enfermero, quiero visualizar y confirmar la administración de la medicación prescrita por el médico tratante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asegurar que el paciente reciba su tratamiento en horario.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Confirmación de administración en tiempo y forma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existe una indicación médica activa de "Ibuprofeno 400mg cada 8 horas" para la paciente "Ana Rojas".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enfermero marca la dosis de las 14:00 hrs como "Administrada" dentro del margen de tiempo permitido (+/- 30 minutos).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registrar la acción vinculando al usuario del enfermero que la aplicó.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descontar automáticamente el insumo del inventario del piso.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75mjspcvnuw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Épica 2: Estandarización de Ingresos (Patrón Builder)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z w:val="18"/>
          <w:szCs w:val="18"/>
        </w:rPr>
      </w:pP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Nota: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  <w:sz w:val="18"/>
          <w:szCs w:val="18"/>
        </w:rPr>
      </w:pP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Esta épica introduce un desafío arquitectónico. Dependiendo de por qué ingresa un paciente (ej. cirugía programada, traumatismo de urgencia, observación pediátrica), las tareas iniciales cambian drásticamente. El Patrón Builder ayuda a ensamblar este "plan de cuidados" paso a paso.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aaz3pabrbmyr" w:id="19"/>
      <w:bookmarkEnd w:id="19"/>
      <w:r w:rsidDel="00000000" w:rsidR="00000000" w:rsidRPr="00000000">
        <w:rPr>
          <w:rtl w:val="0"/>
        </w:rPr>
        <w:t xml:space="preserve">HU 2.1 - Generación de Protocolos de Atención Complejos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sistema, quiero generar automáticamente un protocolo de atención base al momento de admitir a un paciente en una habitación, para que enfermería tenga las indicaciones inmediatas sin depender de una orden manual inicial.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 Construcción de protocolo para "Ingreso Pre-Quirúrgico"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módulo de Admisión confirma el traslado de un paciente a la sala de observación por una cirugía programada.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Módulo de Atención y Enfermería recibe el evento de ingreso.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utilizar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Pre-Op Protocol Builder</w:t>
      </w:r>
      <w:r w:rsidDel="00000000" w:rsidR="00000000" w:rsidRPr="00000000">
        <w:rPr>
          <w:color w:val="1f1f1f"/>
          <w:rtl w:val="0"/>
        </w:rPr>
        <w:t xml:space="preserve"> para generar las tareas de enfermería.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protocolo generado debe incluir automáticamente las tareas: "Verificar ayuno de 8 horas", "Colocar vía intravenosa periférica" y "Realizar control de signos vitales cada 2 horas".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2: Construcción de protocolo para "Ingreso por Infección Respiratoria"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se admite a un paciente con un diagnóstico inicial de neumonía.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sistema inicializa su estadía.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invocar 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Respiratory Protocol Builder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generar tareas específicas como "Monitoreo de saturación de oxígeno continuo" e "Indicación de aislamiento de contacto y gotas".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cn6yhxafv95p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Módulo de Gestión de recursos y camas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m3ple036egkr" w:id="21"/>
      <w:bookmarkEnd w:id="21"/>
      <w:r w:rsidDel="00000000" w:rsidR="00000000" w:rsidRPr="00000000">
        <w:rPr>
          <w:rtl w:val="0"/>
        </w:rPr>
        <w:t xml:space="preserve">Épica 1: Asignación de Camas y Manejo de Concurrencia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épica se centra en la correcta distribución de los pacientes en el hospital, evitando errores críticos y fallos de software como la doble asignación de una habitación.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oucsgy1hwyz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lola6uteb0ll" w:id="23"/>
      <w:bookmarkEnd w:id="23"/>
      <w:r w:rsidDel="00000000" w:rsidR="00000000" w:rsidRPr="00000000">
        <w:rPr>
          <w:rtl w:val="0"/>
        </w:rPr>
        <w:t xml:space="preserve">HU 1.1 - Asignación Segura de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administrativo de piso,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asignar una cama disponible a un paciente ingresado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asegurar su ubicación física sin superposiciones.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Detalle de necesidades técnicas: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Implementación estricta de bloqueos de base de datos (optimistas/pesimistas) para evitar asignar la misma cama a dos personas simultáneamente.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Validación transaccional del estado previo de la cama (solo las camas libres pueden ser ocupadas).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Relación y persistencia de datos entre el ID del Paciente, el ID de la Cama y la marca temporal de ingreso.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 (Gherkin):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</w:t>
      </w:r>
      <w:r w:rsidDel="00000000" w:rsidR="00000000" w:rsidRPr="00000000">
        <w:rPr>
          <w:color w:val="1f1f1f"/>
          <w:rtl w:val="0"/>
        </w:rPr>
        <w:t xml:space="preserve"> Asignación exitosa de cama disponible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paciente "Laura Gómez" requiere internación.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la "Cama 101" se encuentra detallada como "libres" en el mapa de camas.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administrativo asigna al paciente a la "Cama 101".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vincular al paciente con la habitación.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estado de la cama debe cambiar inmediatamente al estado de "ocupadas" en el mapa de camas.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2:</w:t>
      </w:r>
      <w:r w:rsidDel="00000000" w:rsidR="00000000" w:rsidRPr="00000000">
        <w:rPr>
          <w:color w:val="1f1f1f"/>
          <w:rtl w:val="0"/>
        </w:rPr>
        <w:t xml:space="preserve"> Prevención de condición de carrera (Doble asignación)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la "Cama 101" se encuentra libre.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dos administrativos intentan asignar simultáneamente a pacientes diferentes en la "Cama 101" en la misma fracción de segundo.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procesar exitosamente solo la primera petición utilizando bloqueos de base de datos (optimistas o pesimistas).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debe denegar la segunda petición con un error de concurrencia indicando que la cama acaba de ser ocupada.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h5ix7lpogn4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cbda26993toq" w:id="25"/>
      <w:bookmarkEnd w:id="25"/>
      <w:r w:rsidDel="00000000" w:rsidR="00000000" w:rsidRPr="00000000">
        <w:rPr>
          <w:rtl w:val="0"/>
        </w:rPr>
        <w:t xml:space="preserve">Épica 2: Máquina de Estados Logística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área es ideal para exigir el uso de diagramas de estado complejos, asegurando que las camas no pasen mágicamente de "ocupadas" a "libres" sin un proceso intermedio.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m25x23kpfso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bdbotir5l5ud" w:id="27"/>
      <w:bookmarkEnd w:id="27"/>
      <w:r w:rsidDel="00000000" w:rsidR="00000000" w:rsidRPr="00000000">
        <w:rPr>
          <w:rtl w:val="0"/>
        </w:rPr>
        <w:t xml:space="preserve">HU 2.1 - Transición de Higiene y Mantenimiento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personal de limpieza,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actualizar el estado de una cama recién desocupada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notificar que está lista y habilitar su uso para un nuevo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Detalle de necesidades técnicas: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Implementación de una máquina de estados para modelar un flujo de vida estricto para el mapa de camas.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Publicación de eventos para actualizar en tiempo real los monitores de administración del hospital.</w:t>
      </w:r>
    </w:p>
    <w:tbl>
      <w:tblPr>
        <w:tblStyle w:val="Table2"/>
        <w:tblW w:w="3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995"/>
        <w:tblGridChange w:id="0">
          <w:tblGrid>
            <w:gridCol w:w="1665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de la Cama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 de Negocio / Transición Permitida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Libres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Puede ser asignada a un paciente ingresante.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Ocupadas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Solo permite transición a limpieza tras el alta o traslado.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limpieza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Bloqueada temporalmente hasta que maestranza confirme higiene.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Fuera de servicio por mantenimiento técnico de infraestructura.</w:t>
            </w:r>
          </w:p>
        </w:tc>
      </w:tr>
    </w:tbl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 (Gherkin):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</w:t>
      </w:r>
      <w:r w:rsidDel="00000000" w:rsidR="00000000" w:rsidRPr="00000000">
        <w:rPr>
          <w:color w:val="1f1f1f"/>
          <w:rtl w:val="0"/>
        </w:rPr>
        <w:t xml:space="preserve"> Transición automática tras el alta médica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un paciente recibe el alta médica y abandona la "Cama 205".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sistema procesa la liberación clínica del paciente.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estado de la cama debe pasar automáticamente al estado "en limpieza" en el mapa de camas.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sistema debe impedir cualquier intento de asignar un nuevo paciente a esa cama.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2:</w:t>
      </w:r>
      <w:r w:rsidDel="00000000" w:rsidR="00000000" w:rsidRPr="00000000">
        <w:rPr>
          <w:color w:val="1f1f1f"/>
          <w:rtl w:val="0"/>
        </w:rPr>
        <w:t xml:space="preserve"> Liberación exitosa por personal de maestranza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la "Cama 205" se encuentra "en limpieza".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personal de maestranza confirma mediante el sistema que la higienización finalizó.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actualizar el estado de la cama a la categoría de "libres".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la cama debe aparecer disponible nuevamente en el mapa de camas.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aq35dtykbd7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kl11zkn2o241" w:id="29"/>
      <w:bookmarkEnd w:id="29"/>
      <w:r w:rsidDel="00000000" w:rsidR="00000000" w:rsidRPr="00000000">
        <w:rPr>
          <w:rtl w:val="0"/>
        </w:rPr>
        <w:t xml:space="preserve">Épica 3: Gestión Básica de Inventario de Insumos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módulo debe conectarse de forma transparente con la carga laboral operativa del día a día.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ppnv204hhbs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9v0d6vx0nr87" w:id="31"/>
      <w:bookmarkEnd w:id="31"/>
      <w:r w:rsidDel="00000000" w:rsidR="00000000" w:rsidRPr="00000000">
        <w:rPr>
          <w:rtl w:val="0"/>
        </w:rPr>
        <w:t xml:space="preserve">HU 3.1 - Descuento Operativo de Stock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Como gestor de inventario, quiero que el sistema descuente automáticamente los insumos médicos del stock del piso cuando enfermería los administra, para garantizar la trazabilidad y evitar quiebres de materiales clínicos.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Detalle de necesidades técnicas: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Operaciones atómicas en la base de datos para manejar decrementos de stock de forma segura.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Integración orientada a eventos para reaccionar a las acciones del Módulo de Atención y Enfermería.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Resolución de la gestión básica de inventario para insumos médicos.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 (Gherkin):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Escenario 1:</w:t>
      </w:r>
      <w:r w:rsidDel="00000000" w:rsidR="00000000" w:rsidRPr="00000000">
        <w:rPr>
          <w:color w:val="1f1f1f"/>
          <w:rtl w:val="0"/>
        </w:rPr>
        <w:t xml:space="preserve"> Descuento asíncrono tras administración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color w:val="1f1f1f"/>
          <w:rtl w:val="0"/>
        </w:rPr>
        <w:t xml:space="preserve"> que el inventario de insumos médicos del piso tiene un stock de 50 unidades de "Ibuprofeno 400mg". 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el enfermero marca la dosis prescrita como "Administrada". 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debe descontar automáticamente el insumo del inventario del piso. 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el stock disponible debe actualizarse a 49 unidades de manera atómica.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r0r5b6gpm02v" w:id="32"/>
      <w:bookmarkEnd w:id="32"/>
      <w:r w:rsidDel="00000000" w:rsidR="00000000" w:rsidRPr="00000000">
        <w:rPr>
          <w:rtl w:val="0"/>
        </w:rPr>
        <w:t xml:space="preserve">Módulo de Facturación y Finanzas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etgk79bmf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1: Motor de Facturación y Patrón Strategy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esta épica es que el sistema determine dinámicamente cómo cobrar una prestación basándose en la cobertura del paciente. Dependiendo de la obra social (prepaga, pública, o particular sin cobertura), la "estrategia" para calcular el costo de la prestación cambiará drásticamente.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Negocio - Cobertura Pública</w:t>
      </w:r>
      <w:r w:rsidDel="00000000" w:rsidR="00000000" w:rsidRPr="00000000">
        <w:rPr>
          <w:rtl w:val="0"/>
        </w:rPr>
        <w:t xml:space="preserve">: Subsidia el 100% del costo; el paciente abona un importe cero.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Negocio - Medicina Prepaga</w:t>
      </w:r>
      <w:r w:rsidDel="00000000" w:rsidR="00000000" w:rsidRPr="00000000">
        <w:rPr>
          <w:rtl w:val="0"/>
        </w:rPr>
        <w:t xml:space="preserve">: Aplica un copago fijo para el paciente y factura el porcentaje restante a la empresa auditora o prepaga.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Negocio - Particular (Sin cobertura)</w:t>
      </w:r>
      <w:r w:rsidDel="00000000" w:rsidR="00000000" w:rsidRPr="00000000">
        <w:rPr>
          <w:rtl w:val="0"/>
        </w:rPr>
        <w:t xml:space="preserve">: Cobra el 100% del valor base del nomenclador directamente al paciente.</w:t>
      </w:r>
    </w:p>
    <w:p w:rsidR="00000000" w:rsidDel="00000000" w:rsidP="00000000" w:rsidRDefault="00000000" w:rsidRPr="00000000" w14:paraId="000000C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ry23xjeran0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HU 1.1 - Cálculo Dinámico de Costos de Prestaciones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de facturación,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sistema calcule el costo final de una consulta médica aplicando las reglas comerciales específicas de la obra social del paciente,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asegurar una liquidación precisa y automatizada.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1: Estrategia de cálculo para cobertura pública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paciente "Juan Gómez" está registrado con la estrategia de cobertura "Obra Social Pública".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módulo recibe la orden de facturar una "Consulta Médica General" con un valor base de 15000 pesos.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debe aplicar la estrategia correspondiente y generar un cargo de 0 pesos a nombre del paciente.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debe registrar un cargo subsidiado de 15000 pesos a nombre del Estado o ente regulador.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2: Estrategia de cálculo para medicina prepaga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paciente "Ana Rojas" está registrada con la cobertura "Medicina Prepaga Premium".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el nomenclador establece que esa prepaga exige un copago fijo de 3000 pesos por consulta.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módulo recibe la orden de facturar una "Consulta Médica General" de 15000 pesos.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debe aplicar la estrategia de prepaga.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debe generar un cargo de 3000 pesos a nombre de la paciente "Ana Rojas".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debe generar un reclamo de facturación a terceros por los 12000 pesos restantes dirigido a la prepaga.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q8b5g2qbe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2: Generación Automática de Cargos (Integración Asíncrona)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épica conecta el mundo físico operativo con el administrativo. Aquí los alumnos deberán integrar el Módulo de Back-Office con el Módulo de Atención y Enfermería de forma asíncrona, escuchando eventos del sistema para no bloquear la operación médica.</w:t>
      </w:r>
    </w:p>
    <w:p w:rsidR="00000000" w:rsidDel="00000000" w:rsidP="00000000" w:rsidRDefault="00000000" w:rsidRPr="00000000" w14:paraId="000000D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jh33lhnrxwl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HU 2.1 - Cargo Automático por Consumo de Insumos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 de back-office,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escuchar los eventos de consumo de inventario generados por enfermería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imputar automáticamente los costos de los medicamentos a la cuenta general de la estadía del paciente.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1: Facturación exitosa tras evento de administración de enfermería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paciente "Carlos López" se encuentra internado con una cuenta de gastos activa.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Módulo de Back-Office recibe el evento asíncrono "MedicacionAdministrada" que indica el consumo de 1 unidad de "Ibuprofeno 400mg".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debe consultar el precio unitario del insumo en la lista de precios vigente.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debe agregar una nueva línea de cargo automático a la cuenta del paciente bajo el concepto "Insumos de Farmacia".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la línea de cargo debe estar vinculada al ID del evento original para garantizar la trazabilidad de auditoría.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  <w:sectPrChange w:author="Patricio Ghigo" w:id="0" w:date="2026-08-11T01:43:29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>
        <w:ins w:author="Patricio Ghigo" w:id="4" w:date="2026-08-11T01:43:29Z"/>
        <w:rPrChange w:author="Patricio Ghigo" w:id="0" w:date="2026-08-11T01:43:29Z">
          <w:rPr/>
        </w:rPrChange>
      </w:rPr>
    </w:pPr>
    <w:ins w:author="Patricio Ghigo" w:id="4" w:date="2026-08-11T01:43:29Z">
      <w:r w:rsidDel="00000000" w:rsidR="00000000" w:rsidRPr="00000000">
        <w:rPr>
          <w:rtl w:val="0"/>
        </w:rPr>
      </w:r>
    </w:ins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